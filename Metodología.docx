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73F4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Materiales y métodos</w:t>
      </w:r>
    </w:p>
    <w:p w14:paraId="00000002" w14:textId="77777777" w:rsidR="00573F4D" w:rsidRDefault="00573F4D">
      <w:pPr>
        <w:jc w:val="both"/>
        <w:rPr>
          <w:rFonts w:ascii="Times New Roman" w:eastAsia="Times New Roman" w:hAnsi="Times New Roman" w:cs="Times New Roman"/>
          <w:b/>
          <w:bCs/>
          <w:sz w:val="24"/>
          <w:szCs w:val="24"/>
        </w:rPr>
      </w:pPr>
    </w:p>
    <w:p w14:paraId="00000003" w14:textId="77777777" w:rsidR="00573F4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Área de estudio</w:t>
      </w:r>
    </w:p>
    <w:p w14:paraId="00000004" w14:textId="77777777" w:rsidR="00573F4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estudio se realizó en predios pertenecientes a la compañía Smurfit Westrock, ubicados en los departamentos de Quindío y Caldas, Colombia. Los sitios de estudio se localizaron en los municipios de Filandia (4°40'27.62"N, 75°39'28.65"O), Risaralda (5°09'49.23"N, 75°46'06.46"O) y Salento (4°38'14.55"N, 75°34'14.79"O), abarcando un intervalo altitudinal entre los 1243 m y los 2376 m s.n.m respectivamente.</w:t>
      </w:r>
    </w:p>
    <w:p w14:paraId="00000005" w14:textId="77777777" w:rsidR="00573F4D" w:rsidRPr="000A692E" w:rsidRDefault="00000000">
      <w:pPr>
        <w:jc w:val="both"/>
        <w:rPr>
          <w:rFonts w:ascii="Times New Roman" w:eastAsia="Times New Roman" w:hAnsi="Times New Roman" w:cs="Times New Roman"/>
          <w:sz w:val="24"/>
          <w:szCs w:val="24"/>
        </w:rPr>
      </w:pPr>
      <w:r w:rsidRPr="000A692E">
        <w:rPr>
          <w:rFonts w:ascii="Times New Roman" w:eastAsia="Times New Roman" w:hAnsi="Times New Roman" w:cs="Times New Roman"/>
          <w:sz w:val="24"/>
          <w:szCs w:val="24"/>
        </w:rPr>
        <w:t xml:space="preserve">Las propiedades conforman una matriz productiva dominada por plantaciones forestales comerciales de </w:t>
      </w:r>
      <w:r w:rsidRPr="000A692E">
        <w:rPr>
          <w:rFonts w:ascii="Times New Roman" w:eastAsia="Times New Roman" w:hAnsi="Times New Roman" w:cs="Times New Roman"/>
          <w:i/>
          <w:iCs/>
          <w:sz w:val="24"/>
          <w:szCs w:val="24"/>
        </w:rPr>
        <w:t>Eucalyptus</w:t>
      </w:r>
      <w:r w:rsidRPr="000A692E">
        <w:rPr>
          <w:rFonts w:ascii="Times New Roman" w:eastAsia="Times New Roman" w:hAnsi="Times New Roman" w:cs="Times New Roman"/>
          <w:sz w:val="24"/>
          <w:szCs w:val="24"/>
        </w:rPr>
        <w:t xml:space="preserve"> </w:t>
      </w:r>
      <w:r w:rsidRPr="000A692E">
        <w:rPr>
          <w:rFonts w:ascii="Times New Roman" w:eastAsia="Times New Roman" w:hAnsi="Times New Roman" w:cs="Times New Roman"/>
          <w:sz w:val="24"/>
          <w:szCs w:val="24"/>
          <w:rPrChange w:id="0" w:author="Juan Felipe Betancurt" w:date="2026-09-23T00:43:00Z" w16du:dateUtc="2026-09-23T05:43:00Z">
            <w:rPr>
              <w:rFonts w:ascii="Times New Roman" w:eastAsia="Times New Roman" w:hAnsi="Times New Roman" w:cs="Times New Roman"/>
              <w:i/>
              <w:iCs/>
              <w:sz w:val="24"/>
              <w:szCs w:val="24"/>
            </w:rPr>
          </w:rPrChange>
        </w:rPr>
        <w:t>spp</w:t>
      </w:r>
      <w:r w:rsidRPr="000A692E">
        <w:rPr>
          <w:rFonts w:ascii="Times New Roman" w:eastAsia="Gungsuh" w:hAnsi="Times New Roman" w:cs="Times New Roman"/>
          <w:sz w:val="24"/>
          <w:szCs w:val="24"/>
          <w:rPrChange w:id="1" w:author="Juan Felipe Betancurt" w:date="2026-09-23T00:43:00Z" w16du:dateUtc="2026-09-23T05:43:00Z">
            <w:rPr>
              <w:rFonts w:ascii="Gungsuh" w:eastAsia="Gungsuh" w:hAnsi="Gungsuh" w:cs="Gungsuh"/>
              <w:sz w:val="24"/>
              <w:szCs w:val="24"/>
            </w:rPr>
          </w:rPrChange>
        </w:rPr>
        <w:t xml:space="preserve">. de diferentes etapas de desarrollo: plantaciones jóvenes (≤ 8 años) y plantaciones intermedias (9–20 años). Adicionalmente, el paisaje presenta fragmentos y parches de bosque secundario que aportan heterogeneidad estructural al hábitat. En total, la evaluación se llevó a cabo en 65 rodales forestales —con una superficie acumulada aproximada de </w:t>
      </w:r>
      <w:commentRangeStart w:id="2"/>
      <w:r w:rsidRPr="000A692E">
        <w:rPr>
          <w:rFonts w:ascii="Times New Roman" w:eastAsia="Gungsuh" w:hAnsi="Times New Roman" w:cs="Times New Roman"/>
          <w:sz w:val="24"/>
          <w:szCs w:val="24"/>
          <w:rPrChange w:id="3" w:author="Juan Felipe Betancurt" w:date="2026-09-23T00:43:00Z" w16du:dateUtc="2026-09-23T05:43:00Z">
            <w:rPr>
              <w:rFonts w:ascii="Gungsuh" w:eastAsia="Gungsuh" w:hAnsi="Gungsuh" w:cs="Gungsuh"/>
              <w:sz w:val="24"/>
              <w:szCs w:val="24"/>
            </w:rPr>
          </w:rPrChange>
        </w:rPr>
        <w:t xml:space="preserve">4026.39 </w:t>
      </w:r>
      <w:commentRangeEnd w:id="2"/>
      <w:r w:rsidR="000A692E" w:rsidRPr="000A692E">
        <w:rPr>
          <w:rStyle w:val="Refdecomentario"/>
          <w:rFonts w:ascii="Times New Roman" w:eastAsia="Gungsuh" w:hAnsi="Times New Roman" w:cs="Times New Roman"/>
          <w:sz w:val="24"/>
          <w:szCs w:val="24"/>
          <w:rPrChange w:id="4" w:author="Juan Felipe Betancurt" w:date="2026-09-23T00:43:00Z" w16du:dateUtc="2026-09-23T05:43:00Z">
            <w:rPr>
              <w:rStyle w:val="Refdecomentario"/>
              <w:rFonts w:ascii="Gungsuh" w:eastAsia="Gungsuh" w:hAnsi="Gungsuh" w:cs="Gungsuh"/>
              <w:sz w:val="24"/>
              <w:szCs w:val="24"/>
            </w:rPr>
          </w:rPrChange>
        </w:rPr>
        <w:commentReference w:id="2"/>
      </w:r>
      <w:r w:rsidRPr="000A692E">
        <w:rPr>
          <w:rFonts w:ascii="Times New Roman" w:eastAsia="Gungsuh" w:hAnsi="Times New Roman" w:cs="Times New Roman"/>
          <w:sz w:val="24"/>
          <w:szCs w:val="24"/>
          <w:rPrChange w:id="5" w:author="Juan Felipe Betancurt" w:date="2026-09-23T00:43:00Z" w16du:dateUtc="2026-09-23T05:43:00Z">
            <w:rPr>
              <w:rFonts w:ascii="Gungsuh" w:eastAsia="Gungsuh" w:hAnsi="Gungsuh" w:cs="Gungsuh"/>
              <w:sz w:val="24"/>
              <w:szCs w:val="24"/>
            </w:rPr>
          </w:rPrChange>
        </w:rPr>
        <w:t>ha</w:t>
      </w:r>
      <w:commentRangeStart w:id="6"/>
      <w:r w:rsidRPr="000A692E">
        <w:rPr>
          <w:rFonts w:ascii="Times New Roman" w:eastAsia="Gungsuh" w:hAnsi="Times New Roman" w:cs="Times New Roman"/>
          <w:sz w:val="24"/>
          <w:szCs w:val="24"/>
          <w:rPrChange w:id="7" w:author="Juan Felipe Betancurt" w:date="2026-09-23T00:43:00Z" w16du:dateUtc="2026-09-23T05:43:00Z">
            <w:rPr>
              <w:rFonts w:ascii="Gungsuh" w:eastAsia="Gungsuh" w:hAnsi="Gungsuh" w:cs="Gungsuh"/>
              <w:sz w:val="24"/>
              <w:szCs w:val="24"/>
            </w:rPr>
          </w:rPrChange>
        </w:rPr>
        <w:t xml:space="preserve">— y en 19 parches de bosque inmersos en la misma matriz paisajística. Con el propósito de establecer un marco de referencia ecológico para las comparaciones, los parches de bosque secundario seleccionados representan la variación natural del paisaje y se caracterizan por presentar niveles relativamente bajos de intervención, utilizándose como tratamiento control frente a las plantaciones comerciales de </w:t>
      </w:r>
      <w:r w:rsidRPr="000A692E">
        <w:rPr>
          <w:rFonts w:ascii="Times New Roman" w:eastAsia="Times New Roman" w:hAnsi="Times New Roman" w:cs="Times New Roman"/>
          <w:i/>
          <w:iCs/>
          <w:sz w:val="24"/>
          <w:szCs w:val="24"/>
        </w:rPr>
        <w:t>Eucalyptus</w:t>
      </w:r>
      <w:r w:rsidRPr="000A692E">
        <w:rPr>
          <w:rFonts w:ascii="Times New Roman" w:eastAsia="Times New Roman" w:hAnsi="Times New Roman" w:cs="Times New Roman"/>
          <w:sz w:val="24"/>
          <w:szCs w:val="24"/>
        </w:rPr>
        <w:t xml:space="preserve"> </w:t>
      </w:r>
      <w:r w:rsidRPr="000A692E">
        <w:rPr>
          <w:rFonts w:ascii="Times New Roman" w:eastAsia="Times New Roman" w:hAnsi="Times New Roman" w:cs="Times New Roman"/>
          <w:sz w:val="24"/>
          <w:szCs w:val="24"/>
          <w:rPrChange w:id="8" w:author="Juan Felipe Betancurt" w:date="2026-09-23T00:43:00Z" w16du:dateUtc="2026-09-23T05:43:00Z">
            <w:rPr>
              <w:rFonts w:ascii="Times New Roman" w:eastAsia="Times New Roman" w:hAnsi="Times New Roman" w:cs="Times New Roman"/>
              <w:i/>
              <w:iCs/>
              <w:sz w:val="24"/>
              <w:szCs w:val="24"/>
            </w:rPr>
          </w:rPrChange>
        </w:rPr>
        <w:t>spp</w:t>
      </w:r>
      <w:r w:rsidRPr="000A692E">
        <w:rPr>
          <w:rFonts w:ascii="Times New Roman" w:eastAsia="Times New Roman" w:hAnsi="Times New Roman" w:cs="Times New Roman"/>
          <w:sz w:val="24"/>
          <w:szCs w:val="24"/>
        </w:rPr>
        <w:t>.</w:t>
      </w:r>
      <w:commentRangeEnd w:id="6"/>
      <w:r w:rsidR="000A692E">
        <w:rPr>
          <w:rStyle w:val="Refdecomentario"/>
          <w:rFonts w:ascii="Times New Roman" w:eastAsia="Times New Roman" w:hAnsi="Times New Roman" w:cs="Times New Roman"/>
          <w:sz w:val="24"/>
          <w:szCs w:val="24"/>
        </w:rPr>
        <w:commentReference w:id="6"/>
      </w:r>
    </w:p>
    <w:p w14:paraId="00000006" w14:textId="77777777" w:rsidR="00573F4D" w:rsidRDefault="00573F4D">
      <w:pPr>
        <w:jc w:val="both"/>
        <w:rPr>
          <w:rFonts w:ascii="Times New Roman" w:eastAsia="Times New Roman" w:hAnsi="Times New Roman" w:cs="Times New Roman"/>
          <w:sz w:val="24"/>
          <w:szCs w:val="24"/>
        </w:rPr>
      </w:pPr>
    </w:p>
    <w:p w14:paraId="00000007" w14:textId="77777777" w:rsidR="00573F4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Muestreo de aves</w:t>
      </w:r>
    </w:p>
    <w:p w14:paraId="00000008" w14:textId="02D78DAF" w:rsidR="00573F4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estimar la abundancia y la riqueza de especies de </w:t>
      </w:r>
      <w:del w:id="9" w:author="Juan Felipe Betancurt" w:date="2026-09-23T00:49:00Z" w16du:dateUtc="2026-09-23T05:49:00Z">
        <w:r w:rsidDel="000A692E">
          <w:rPr>
            <w:rFonts w:ascii="Times New Roman" w:eastAsia="Times New Roman" w:hAnsi="Times New Roman" w:cs="Times New Roman"/>
            <w:sz w:val="24"/>
            <w:szCs w:val="24"/>
          </w:rPr>
          <w:delText xml:space="preserve">la comunidad </w:delText>
        </w:r>
      </w:del>
      <w:r>
        <w:rPr>
          <w:rFonts w:ascii="Times New Roman" w:eastAsia="Times New Roman" w:hAnsi="Times New Roman" w:cs="Times New Roman"/>
          <w:sz w:val="24"/>
          <w:szCs w:val="24"/>
        </w:rPr>
        <w:t>av</w:t>
      </w:r>
      <w:ins w:id="10" w:author="Juan Felipe Betancurt" w:date="2026-09-23T00:49:00Z" w16du:dateUtc="2026-09-23T05:49:00Z">
        <w:r w:rsidR="000A692E">
          <w:rPr>
            <w:rFonts w:ascii="Times New Roman" w:eastAsia="Times New Roman" w:hAnsi="Times New Roman" w:cs="Times New Roman"/>
            <w:sz w:val="24"/>
            <w:szCs w:val="24"/>
          </w:rPr>
          <w:t>es</w:t>
        </w:r>
      </w:ins>
      <w:del w:id="11" w:author="Juan Felipe Betancurt" w:date="2026-09-23T00:49:00Z" w16du:dateUtc="2026-09-23T05:49:00Z">
        <w:r w:rsidDel="000A692E">
          <w:rPr>
            <w:rFonts w:ascii="Times New Roman" w:eastAsia="Times New Roman" w:hAnsi="Times New Roman" w:cs="Times New Roman"/>
            <w:sz w:val="24"/>
            <w:szCs w:val="24"/>
          </w:rPr>
          <w:delText>iar</w:delText>
        </w:r>
      </w:del>
      <w:r>
        <w:rPr>
          <w:rFonts w:ascii="Times New Roman" w:eastAsia="Times New Roman" w:hAnsi="Times New Roman" w:cs="Times New Roman"/>
          <w:sz w:val="24"/>
          <w:szCs w:val="24"/>
        </w:rPr>
        <w:t xml:space="preserve">, se empleó la técnica de conteos por puntos fijos, distribuidos a intervalos mínimos de 120 m entre sí, con una duración fija de 20 minutos por punto. El número de puntos de conteo asignado por lote se determinó dividiendo el área total del lote entre dos. En cada punto, se registraron todos los individuos observados y escuchados </w:t>
      </w:r>
      <w:del w:id="12" w:author="Juan Felipe Betancurt" w:date="2026-09-23T00:50:00Z" w16du:dateUtc="2026-09-23T05:50:00Z">
        <w:r w:rsidDel="000A692E">
          <w:rPr>
            <w:rFonts w:ascii="Times New Roman" w:eastAsia="Times New Roman" w:hAnsi="Times New Roman" w:cs="Times New Roman"/>
            <w:sz w:val="24"/>
            <w:szCs w:val="24"/>
          </w:rPr>
          <w:delText xml:space="preserve">a lo largo de los recorridos establecidos </w:delText>
        </w:r>
      </w:del>
      <w:r>
        <w:rPr>
          <w:rFonts w:ascii="Times New Roman" w:eastAsia="Times New Roman" w:hAnsi="Times New Roman" w:cs="Times New Roman"/>
          <w:sz w:val="24"/>
          <w:szCs w:val="24"/>
        </w:rPr>
        <w:t xml:space="preserve">dentro de cada rodal </w:t>
      </w:r>
      <w:del w:id="13" w:author="Juan Felipe Betancurt" w:date="2026-09-23T00:50:00Z" w16du:dateUtc="2026-09-23T05:50:00Z">
        <w:r w:rsidDel="000A692E">
          <w:rPr>
            <w:rFonts w:ascii="Times New Roman" w:eastAsia="Times New Roman" w:hAnsi="Times New Roman" w:cs="Times New Roman"/>
            <w:sz w:val="24"/>
            <w:szCs w:val="24"/>
          </w:rPr>
          <w:delText xml:space="preserve">y parche </w:delText>
        </w:r>
      </w:del>
      <w:r>
        <w:rPr>
          <w:rFonts w:ascii="Times New Roman" w:eastAsia="Times New Roman" w:hAnsi="Times New Roman" w:cs="Times New Roman"/>
          <w:sz w:val="24"/>
          <w:szCs w:val="24"/>
        </w:rPr>
        <w:t>muestreado.</w:t>
      </w:r>
    </w:p>
    <w:p w14:paraId="00000009" w14:textId="6EE02499" w:rsidR="00573F4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de campo se desarrolló entre febrero y agosto de 2026. Durante este periodo, se completó un total de 414 puntos de conteo, distribuidos en 326 puntos dentro de las plantaciones de </w:t>
      </w:r>
      <w:r>
        <w:rPr>
          <w:rFonts w:ascii="Times New Roman" w:eastAsia="Times New Roman" w:hAnsi="Times New Roman" w:cs="Times New Roman"/>
          <w:i/>
          <w:iCs/>
          <w:sz w:val="24"/>
          <w:szCs w:val="24"/>
        </w:rPr>
        <w:t>Eucalyptus</w:t>
      </w:r>
      <w:r>
        <w:rPr>
          <w:rFonts w:ascii="Times New Roman" w:eastAsia="Times New Roman" w:hAnsi="Times New Roman" w:cs="Times New Roman"/>
          <w:sz w:val="24"/>
          <w:szCs w:val="24"/>
        </w:rPr>
        <w:t xml:space="preserve"> spp.</w:t>
      </w:r>
      <w:del w:id="14" w:author="Juan Felipe Betancurt" w:date="2026-09-23T00:51:00Z" w16du:dateUtc="2026-09-23T05:51:00Z">
        <w:r w:rsidDel="000A692E">
          <w:rPr>
            <w:rFonts w:ascii="Times New Roman" w:eastAsia="Times New Roman" w:hAnsi="Times New Roman" w:cs="Times New Roman"/>
            <w:sz w:val="24"/>
            <w:szCs w:val="24"/>
          </w:rPr>
          <w:delText xml:space="preserve"> y 88 puntos en los parches de bosque secundario</w:delText>
        </w:r>
      </w:del>
      <w:r>
        <w:rPr>
          <w:rFonts w:ascii="Times New Roman" w:eastAsia="Times New Roman" w:hAnsi="Times New Roman" w:cs="Times New Roman"/>
          <w:sz w:val="24"/>
          <w:szCs w:val="24"/>
        </w:rPr>
        <w:t>. Considerando la duración fija de 20 minutos por punto de conteo, esto representó un esfuerzo total de muestreo directo de 138 horas-hombre (8,280 minutos de observación efectiva). La identificación taxonómica de las especies registradas se realizó siguiendo la nomenclatura y criterios sistemáticos propuestos por Remsen et al. (2025).</w:t>
      </w:r>
    </w:p>
    <w:p w14:paraId="0000000A" w14:textId="77777777" w:rsidR="00573F4D" w:rsidRDefault="00573F4D">
      <w:pPr>
        <w:jc w:val="both"/>
        <w:rPr>
          <w:rFonts w:ascii="Times New Roman" w:eastAsia="Times New Roman" w:hAnsi="Times New Roman" w:cs="Times New Roman"/>
          <w:sz w:val="24"/>
          <w:szCs w:val="24"/>
        </w:rPr>
      </w:pPr>
    </w:p>
    <w:p w14:paraId="0000000B" w14:textId="77777777" w:rsidR="00573F4D"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Estructura del hábitat</w:t>
      </w:r>
    </w:p>
    <w:p w14:paraId="0000000C" w14:textId="222FE3D1" w:rsidR="00573F4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caracterización de la estructura del hábitat se llevó a cabo en un subconjunto de 55 rodales</w:t>
      </w:r>
      <w:del w:id="15" w:author="Juan Felipe Betancurt" w:date="2026-09-23T00:52:00Z" w16du:dateUtc="2026-09-23T05:52:00Z">
        <w:r w:rsidDel="00BD1AD9">
          <w:rPr>
            <w:rFonts w:ascii="Times New Roman" w:eastAsia="Times New Roman" w:hAnsi="Times New Roman" w:cs="Times New Roman"/>
            <w:sz w:val="24"/>
            <w:szCs w:val="24"/>
          </w:rPr>
          <w:delText xml:space="preserve"> y 9 parches de bosque</w:delText>
        </w:r>
      </w:del>
      <w:r>
        <w:rPr>
          <w:rFonts w:ascii="Times New Roman" w:eastAsia="Times New Roman" w:hAnsi="Times New Roman" w:cs="Times New Roman"/>
          <w:sz w:val="24"/>
          <w:szCs w:val="24"/>
        </w:rPr>
        <w:t>. En cada sitio evaluado se establecieron parcelas circulares de 5 m de radio, dentro de las cuales se midieron variables descriptivas del sotobosque y del estrato arbóreo.</w:t>
      </w:r>
    </w:p>
    <w:p w14:paraId="0000000D" w14:textId="77777777" w:rsidR="00573F4D"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estructura del sotobosque se caracterizó mediante el conteo de arbustos leñosos con una altura superior a 1.5 m </w:t>
      </w:r>
      <w:commentRangeStart w:id="16"/>
      <w:r>
        <w:rPr>
          <w:rFonts w:ascii="Times New Roman" w:eastAsia="Times New Roman" w:hAnsi="Times New Roman" w:cs="Times New Roman"/>
          <w:sz w:val="24"/>
          <w:szCs w:val="24"/>
        </w:rPr>
        <w:t xml:space="preserve">y la medición de la altura máxima del sotobosque, definida como el valor de mayor elevación registrado para este estrato dentro de la parcela. Para la caracterización del estrato arbóreo, se seleccionaron nueve individuos por parcela en las plantaciones forestales y ocho individuos en las parcelas de bosque nativo. En cada árbol </w:t>
      </w:r>
      <w:r>
        <w:rPr>
          <w:rFonts w:ascii="Times New Roman" w:eastAsia="Times New Roman" w:hAnsi="Times New Roman" w:cs="Times New Roman"/>
          <w:sz w:val="24"/>
          <w:szCs w:val="24"/>
        </w:rPr>
        <w:lastRenderedPageBreak/>
        <w:t xml:space="preserve">seleccionado se registró su estado  (vivo o muerto), el diámetro a la altura del pecho (DAP, cm), la altura total (m) y la altura hasta la primera rama viva (m). A partir de los valores de DAP, se calculó el área basal (m²) como indicador del desarrollo estructural del bosque y de las plantaciones. </w:t>
      </w:r>
      <w:commentRangeEnd w:id="16"/>
      <w:r w:rsidR="00FA7AE9">
        <w:rPr>
          <w:rStyle w:val="Refdecomentario"/>
          <w:rFonts w:ascii="Times New Roman" w:eastAsia="Times New Roman" w:hAnsi="Times New Roman" w:cs="Times New Roman"/>
          <w:sz w:val="24"/>
          <w:szCs w:val="24"/>
        </w:rPr>
        <w:commentReference w:id="16"/>
      </w:r>
      <w:r>
        <w:rPr>
          <w:rFonts w:ascii="Times New Roman" w:eastAsia="Times New Roman" w:hAnsi="Times New Roman" w:cs="Times New Roman"/>
          <w:sz w:val="24"/>
          <w:szCs w:val="24"/>
        </w:rPr>
        <w:t>Finalmente, la edad de las plantaciones comerciales se estimó mediante la diferencia temporal entre la fecha de establecimiento del rodal y la fecha de ejecución del muestreo en campo.</w:t>
      </w:r>
    </w:p>
    <w:p w14:paraId="0000000E" w14:textId="77777777" w:rsidR="00573F4D" w:rsidRDefault="00573F4D">
      <w:pPr>
        <w:jc w:val="both"/>
        <w:rPr>
          <w:rFonts w:ascii="Times New Roman" w:eastAsia="Times New Roman" w:hAnsi="Times New Roman" w:cs="Times New Roman"/>
          <w:sz w:val="24"/>
          <w:szCs w:val="24"/>
        </w:rPr>
      </w:pPr>
    </w:p>
    <w:p w14:paraId="0000000F" w14:textId="77777777" w:rsidR="00573F4D"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highlight w:val="white"/>
        </w:rPr>
        <w:t xml:space="preserve">2.4. </w:t>
      </w:r>
      <w:r>
        <w:rPr>
          <w:rFonts w:ascii="Times New Roman" w:eastAsia="Times New Roman" w:hAnsi="Times New Roman" w:cs="Times New Roman"/>
          <w:b/>
          <w:bCs/>
          <w:sz w:val="24"/>
          <w:szCs w:val="24"/>
        </w:rPr>
        <w:t>Rasgos ecológicos de las aves</w:t>
      </w:r>
    </w:p>
    <w:p w14:paraId="00000010" w14:textId="112B285A"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usaron rasgos comportamentales y de historia de vida con el fin de estimar la diversidad taxonómica en los hábitats muestreados, dado que estos rasgos inciden en el crecimiento, la reproducción y la supervivencia de las aves, además de influir en el funcionamiento de los ecosistemas (Luck et al., 2013; Luck et al., 2012; Flynn et al., 2009). Para la calificación </w:t>
      </w:r>
      <w:del w:id="17" w:author="Juan Felipe Betancurt" w:date="2026-09-23T00:58:00Z" w16du:dateUtc="2026-09-23T05:58:00Z">
        <w:r w:rsidDel="00FA7AE9">
          <w:rPr>
            <w:rFonts w:ascii="Times New Roman" w:eastAsia="Times New Roman" w:hAnsi="Times New Roman" w:cs="Times New Roman"/>
            <w:sz w:val="24"/>
            <w:szCs w:val="24"/>
          </w:rPr>
          <w:delText xml:space="preserve">de los datos </w:delText>
        </w:r>
      </w:del>
      <w:r>
        <w:rPr>
          <w:rFonts w:ascii="Times New Roman" w:eastAsia="Times New Roman" w:hAnsi="Times New Roman" w:cs="Times New Roman"/>
          <w:sz w:val="24"/>
          <w:szCs w:val="24"/>
        </w:rPr>
        <w:t xml:space="preserve">de </w:t>
      </w:r>
      <w:del w:id="18" w:author="Juan Felipe Betancurt" w:date="2026-09-23T01:01:00Z" w16du:dateUtc="2026-09-23T06:01:00Z">
        <w:r w:rsidDel="00FA7AE9">
          <w:rPr>
            <w:rFonts w:ascii="Times New Roman" w:eastAsia="Times New Roman" w:hAnsi="Times New Roman" w:cs="Times New Roman"/>
            <w:sz w:val="24"/>
            <w:szCs w:val="24"/>
          </w:rPr>
          <w:delText xml:space="preserve">la mayoría de </w:delText>
        </w:r>
      </w:del>
      <w:r>
        <w:rPr>
          <w:rFonts w:ascii="Times New Roman" w:eastAsia="Times New Roman" w:hAnsi="Times New Roman" w:cs="Times New Roman"/>
          <w:sz w:val="24"/>
          <w:szCs w:val="24"/>
        </w:rPr>
        <w:t>categorías de rasgos</w:t>
      </w:r>
      <w:ins w:id="19" w:author="Juan Felipe Betancurt" w:date="2026-09-23T01:01:00Z" w16du:dateUtc="2026-09-23T06:01:00Z">
        <w:r w:rsidR="00FA7AE9">
          <w:rPr>
            <w:rFonts w:ascii="Times New Roman" w:eastAsia="Times New Roman" w:hAnsi="Times New Roman" w:cs="Times New Roman"/>
            <w:sz w:val="24"/>
            <w:szCs w:val="24"/>
          </w:rPr>
          <w:t xml:space="preserve"> de dieta</w:t>
        </w:r>
      </w:ins>
      <w:ins w:id="20" w:author="Juan Felipe Betancurt" w:date="2026-09-23T01:02:00Z" w16du:dateUtc="2026-09-23T06:02:00Z">
        <w:r w:rsidR="00FA7AE9">
          <w:rPr>
            <w:rFonts w:ascii="Times New Roman" w:eastAsia="Times New Roman" w:hAnsi="Times New Roman" w:cs="Times New Roman"/>
            <w:sz w:val="24"/>
            <w:szCs w:val="24"/>
          </w:rPr>
          <w:t xml:space="preserve"> y hábitat</w:t>
        </w:r>
      </w:ins>
      <w:r>
        <w:rPr>
          <w:rFonts w:ascii="Times New Roman" w:eastAsia="Times New Roman" w:hAnsi="Times New Roman" w:cs="Times New Roman"/>
          <w:sz w:val="24"/>
          <w:szCs w:val="24"/>
        </w:rPr>
        <w:t xml:space="preserve"> </w:t>
      </w:r>
      <w:del w:id="21" w:author="Juan Felipe Betancurt" w:date="2026-09-23T00:58:00Z" w16du:dateUtc="2026-09-23T05:58:00Z">
        <w:r w:rsidDel="00FA7AE9">
          <w:rPr>
            <w:rFonts w:ascii="Times New Roman" w:eastAsia="Times New Roman" w:hAnsi="Times New Roman" w:cs="Times New Roman"/>
            <w:sz w:val="24"/>
            <w:szCs w:val="24"/>
          </w:rPr>
          <w:delText xml:space="preserve">funcionales </w:delText>
        </w:r>
      </w:del>
      <w:r>
        <w:rPr>
          <w:rFonts w:ascii="Times New Roman" w:eastAsia="Times New Roman" w:hAnsi="Times New Roman" w:cs="Times New Roman"/>
          <w:sz w:val="24"/>
          <w:szCs w:val="24"/>
        </w:rPr>
        <w:t xml:space="preserve">se utilizó </w:t>
      </w:r>
      <w:commentRangeStart w:id="22"/>
      <w:r>
        <w:rPr>
          <w:rFonts w:ascii="Times New Roman" w:eastAsia="Times New Roman" w:hAnsi="Times New Roman" w:cs="Times New Roman"/>
          <w:i/>
          <w:iCs/>
          <w:sz w:val="24"/>
          <w:szCs w:val="24"/>
        </w:rPr>
        <w:t>Avonet</w:t>
      </w:r>
      <w:r>
        <w:rPr>
          <w:rFonts w:ascii="Times New Roman" w:eastAsia="Times New Roman" w:hAnsi="Times New Roman" w:cs="Times New Roman"/>
          <w:sz w:val="24"/>
          <w:szCs w:val="24"/>
        </w:rPr>
        <w:t xml:space="preserve"> (Tobias et al., 2022) </w:t>
      </w:r>
      <w:commentRangeEnd w:id="22"/>
      <w:r w:rsidR="00FA7AE9">
        <w:rPr>
          <w:rStyle w:val="Refdecomentario"/>
          <w:rFonts w:ascii="Times New Roman" w:eastAsia="Times New Roman" w:hAnsi="Times New Roman" w:cs="Times New Roman"/>
          <w:sz w:val="24"/>
          <w:szCs w:val="24"/>
        </w:rPr>
        <w:commentReference w:id="22"/>
      </w:r>
      <w:r>
        <w:rPr>
          <w:rFonts w:ascii="Times New Roman" w:eastAsia="Times New Roman" w:hAnsi="Times New Roman" w:cs="Times New Roman"/>
          <w:sz w:val="24"/>
          <w:szCs w:val="24"/>
        </w:rPr>
        <w:t>y</w:t>
      </w:r>
      <w:del w:id="23" w:author="Juan Felipe Betancurt" w:date="2026-09-23T00:58:00Z" w16du:dateUtc="2026-09-23T05:58:00Z">
        <w:r w:rsidDel="00FA7AE9">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 xml:space="preserve"> para la calificación de los rasgos “estrato” y “estrategia de forrajeo” se usaron los datos de </w:t>
      </w:r>
      <w:r>
        <w:rPr>
          <w:rFonts w:ascii="Times New Roman" w:eastAsia="Times New Roman" w:hAnsi="Times New Roman" w:cs="Times New Roman"/>
          <w:i/>
          <w:iCs/>
          <w:sz w:val="24"/>
          <w:szCs w:val="24"/>
        </w:rPr>
        <w:t>Avoniche_Avilist_2025</w:t>
      </w:r>
      <w:r>
        <w:rPr>
          <w:rFonts w:ascii="Times New Roman" w:eastAsia="Times New Roman" w:hAnsi="Times New Roman" w:cs="Times New Roman"/>
          <w:sz w:val="24"/>
          <w:szCs w:val="24"/>
        </w:rPr>
        <w:t xml:space="preserve"> (Sayol et al., 2026) y </w:t>
      </w:r>
      <w:r>
        <w:rPr>
          <w:rFonts w:ascii="Times New Roman" w:eastAsia="Times New Roman" w:hAnsi="Times New Roman" w:cs="Times New Roman"/>
          <w:i/>
          <w:iCs/>
          <w:sz w:val="24"/>
          <w:szCs w:val="24"/>
        </w:rPr>
        <w:t>EltonTraits_1.0</w:t>
      </w:r>
      <w:r>
        <w:rPr>
          <w:rFonts w:ascii="Times New Roman" w:eastAsia="Times New Roman" w:hAnsi="Times New Roman" w:cs="Times New Roman"/>
          <w:sz w:val="24"/>
          <w:szCs w:val="24"/>
        </w:rPr>
        <w:t xml:space="preserve"> (Wilman et al., 2014). Se eligió el estrato de forrajeo principal y, en caso de igualar “Empate”, las especies fueron catalogadas en la categoría “Amplio”.</w:t>
      </w:r>
    </w:p>
    <w:p w14:paraId="00000011"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rasgos incluidos fueron: </w:t>
      </w:r>
    </w:p>
    <w:p w14:paraId="00000012" w14:textId="77777777" w:rsidR="00573F4D" w:rsidRDefault="00000000">
      <w:pPr>
        <w:spacing w:before="240" w:after="240"/>
        <w:jc w:val="both"/>
        <w:rPr>
          <w:rFonts w:ascii="Times New Roman" w:eastAsia="Times New Roman" w:hAnsi="Times New Roman" w:cs="Times New Roman"/>
          <w:sz w:val="24"/>
          <w:szCs w:val="24"/>
        </w:rPr>
      </w:pPr>
      <w:commentRangeStart w:id="24"/>
      <w:r>
        <w:rPr>
          <w:rFonts w:ascii="Times New Roman" w:eastAsia="Times New Roman" w:hAnsi="Times New Roman" w:cs="Times New Roman"/>
          <w:sz w:val="24"/>
          <w:szCs w:val="24"/>
        </w:rPr>
        <w:t xml:space="preserve">Dieta: frugívoro, granívoro, nectarívoro, invertivoro, vertivoro y omnívoro; hábitat: matorral, bosque abierto, bosque y modificado por el ser humano; estrato de forrajeo: suelo, sotobosque, arbóreo y amplió; estrategía de forrajeo: rebuscador, visitante floral, limpiador, atrapador aéreo, </w:t>
      </w:r>
      <w:r>
        <w:rPr>
          <w:rFonts w:ascii="Times New Roman" w:eastAsia="Times New Roman" w:hAnsi="Times New Roman" w:cs="Times New Roman"/>
          <w:color w:val="FF0000"/>
          <w:sz w:val="24"/>
          <w:szCs w:val="24"/>
        </w:rPr>
        <w:t>pescador,</w:t>
      </w:r>
      <w:r>
        <w:rPr>
          <w:rFonts w:ascii="Times New Roman" w:eastAsia="Times New Roman" w:hAnsi="Times New Roman" w:cs="Times New Roman"/>
          <w:sz w:val="24"/>
          <w:szCs w:val="24"/>
        </w:rPr>
        <w:t xml:space="preserve"> depredador y </w:t>
      </w:r>
      <w:r>
        <w:rPr>
          <w:rFonts w:ascii="Times New Roman" w:eastAsia="Times New Roman" w:hAnsi="Times New Roman" w:cs="Times New Roman"/>
          <w:color w:val="CC0000"/>
          <w:sz w:val="24"/>
          <w:szCs w:val="24"/>
        </w:rPr>
        <w:t>carroñero</w:t>
      </w:r>
      <w:r>
        <w:rPr>
          <w:rFonts w:ascii="Times New Roman" w:eastAsia="Times New Roman" w:hAnsi="Times New Roman" w:cs="Times New Roman"/>
          <w:sz w:val="24"/>
          <w:szCs w:val="24"/>
        </w:rPr>
        <w:t>; densidad del hábitat: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denso, semiabierto y abierto.</w:t>
      </w:r>
      <w:commentRangeEnd w:id="24"/>
      <w:r w:rsidR="005E2B2C">
        <w:rPr>
          <w:rStyle w:val="Refdecomentario"/>
          <w:rFonts w:ascii="Times New Roman" w:eastAsia="Times New Roman" w:hAnsi="Times New Roman" w:cs="Times New Roman"/>
          <w:sz w:val="24"/>
          <w:szCs w:val="24"/>
        </w:rPr>
        <w:commentReference w:id="24"/>
      </w:r>
    </w:p>
    <w:p w14:paraId="00000013" w14:textId="3944253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se realizó la </w:t>
      </w:r>
      <w:commentRangeStart w:id="25"/>
      <w:r>
        <w:rPr>
          <w:rFonts w:ascii="Times New Roman" w:eastAsia="Times New Roman" w:hAnsi="Times New Roman" w:cs="Times New Roman"/>
          <w:sz w:val="24"/>
          <w:szCs w:val="24"/>
        </w:rPr>
        <w:t xml:space="preserve">matriz </w:t>
      </w:r>
      <w:del w:id="26" w:author="Juan Felipe Betancurt" w:date="2026-09-23T01:03:00Z" w16du:dateUtc="2026-09-23T06:03:00Z">
        <w:r w:rsidDel="00B02F78">
          <w:rPr>
            <w:rFonts w:ascii="Times New Roman" w:eastAsia="Times New Roman" w:hAnsi="Times New Roman" w:cs="Times New Roman"/>
            <w:sz w:val="24"/>
            <w:szCs w:val="24"/>
          </w:rPr>
          <w:delText>W</w:delText>
        </w:r>
      </w:del>
      <w:commentRangeEnd w:id="25"/>
      <w:r w:rsidR="00B02F78">
        <w:rPr>
          <w:rStyle w:val="Refdecomentario"/>
          <w:rFonts w:ascii="Times New Roman" w:eastAsia="Times New Roman" w:hAnsi="Times New Roman" w:cs="Times New Roman"/>
          <w:sz w:val="24"/>
          <w:szCs w:val="24"/>
        </w:rPr>
        <w:commentReference w:id="25"/>
      </w:r>
      <w:del w:id="27" w:author="Juan Felipe Betancurt" w:date="2026-09-23T01:03:00Z" w16du:dateUtc="2026-09-23T06:03:00Z">
        <w:r w:rsidDel="00B02F78">
          <w:rPr>
            <w:rFonts w:ascii="Times New Roman" w:eastAsia="Times New Roman" w:hAnsi="Times New Roman" w:cs="Times New Roman"/>
            <w:sz w:val="24"/>
            <w:szCs w:val="24"/>
          </w:rPr>
          <w:delText xml:space="preserve"> que posee las</w:delText>
        </w:r>
      </w:del>
      <w:ins w:id="28" w:author="Juan Felipe Betancurt" w:date="2026-09-23T01:03:00Z" w16du:dateUtc="2026-09-23T06:03:00Z">
        <w:r w:rsidR="00B02F78">
          <w:rPr>
            <w:rFonts w:ascii="Times New Roman" w:eastAsia="Times New Roman" w:hAnsi="Times New Roman" w:cs="Times New Roman"/>
            <w:sz w:val="24"/>
            <w:szCs w:val="24"/>
          </w:rPr>
          <w:t>de</w:t>
        </w:r>
      </w:ins>
      <w:r>
        <w:rPr>
          <w:rFonts w:ascii="Times New Roman" w:eastAsia="Times New Roman" w:hAnsi="Times New Roman" w:cs="Times New Roman"/>
          <w:sz w:val="24"/>
          <w:szCs w:val="24"/>
        </w:rPr>
        <w:t xml:space="preserve"> abundancias relativas de las especies de cada uno de los puntos de muestreo realizados en el estudio.</w:t>
      </w:r>
    </w:p>
    <w:p w14:paraId="00000014" w14:textId="77777777" w:rsidR="00573F4D" w:rsidRDefault="00000000">
      <w:pPr>
        <w:spacing w:before="240" w:after="240"/>
        <w:jc w:val="both"/>
        <w:rPr>
          <w:ins w:id="29" w:author="Juan Felipe Betancurt" w:date="2026-09-23T01:08:00Z" w16du:dateUtc="2026-09-23T06:08:00Z"/>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Análisis de datos</w:t>
      </w:r>
    </w:p>
    <w:p w14:paraId="75FD968E" w14:textId="77777777" w:rsidR="00F12B99" w:rsidRDefault="00F12B99" w:rsidP="00F12B99">
      <w:pPr>
        <w:spacing w:before="240" w:after="240"/>
        <w:jc w:val="both"/>
        <w:rPr>
          <w:ins w:id="30" w:author="Juan Felipe Betancurt" w:date="2026-09-23T01:08:00Z" w16du:dateUtc="2026-09-23T06:08:00Z"/>
          <w:rFonts w:ascii="Times New Roman" w:eastAsia="Times New Roman" w:hAnsi="Times New Roman" w:cs="Times New Roman"/>
          <w:sz w:val="24"/>
          <w:szCs w:val="24"/>
        </w:rPr>
      </w:pPr>
      <w:ins w:id="31" w:author="Juan Felipe Betancurt" w:date="2026-09-23T01:08:00Z" w16du:dateUtc="2026-09-23T06:08:00Z">
        <w:r>
          <w:rPr>
            <w:rFonts w:ascii="Times New Roman" w:eastAsia="Times New Roman" w:hAnsi="Times New Roman" w:cs="Times New Roman"/>
            <w:sz w:val="24"/>
            <w:szCs w:val="24"/>
          </w:rPr>
          <w:t xml:space="preserve">El procesamiento y estructuración de los datos de riqueza y abundancia por cada punto de conteo (lote) se realizó en el entorno estadístico R (R Core Team, 2026) utilizando el paquete </w:t>
        </w:r>
        <w:r>
          <w:rPr>
            <w:rFonts w:ascii="Times New Roman" w:eastAsia="Times New Roman" w:hAnsi="Times New Roman" w:cs="Times New Roman"/>
            <w:color w:val="188038"/>
            <w:sz w:val="24"/>
            <w:szCs w:val="24"/>
          </w:rPr>
          <w:t>tidyverse</w:t>
        </w:r>
        <w:r>
          <w:rPr>
            <w:rFonts w:ascii="Times New Roman" w:eastAsia="Times New Roman" w:hAnsi="Times New Roman" w:cs="Times New Roman"/>
            <w:sz w:val="24"/>
            <w:szCs w:val="24"/>
          </w:rPr>
          <w:t xml:space="preserve"> (Wickham et al., 2019). La matriz de abundancias relativas se reestructuró a formato largo para estimar, por cada unidad de muestreo: </w:t>
        </w: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La riqueza total de especies (definida como el conteo de especies con abundancia mayor a cero) y la abundancia total de individuos. Y </w:t>
        </w:r>
        <w:r>
          <w:rPr>
            <w:rFonts w:ascii="Times New Roman" w:eastAsia="Times New Roman" w:hAnsi="Times New Roman" w:cs="Times New Roman"/>
            <w:b/>
            <w:bCs/>
            <w:sz w:val="24"/>
            <w:szCs w:val="24"/>
          </w:rPr>
          <w:t>b)</w:t>
        </w:r>
        <w:r>
          <w:rPr>
            <w:rFonts w:ascii="Times New Roman" w:eastAsia="Times New Roman" w:hAnsi="Times New Roman" w:cs="Times New Roman"/>
            <w:sz w:val="24"/>
            <w:szCs w:val="24"/>
          </w:rPr>
          <w:t xml:space="preserve"> La riqueza y abundancia específica para las categorías asociadas a diferentes rasgos ecológicos , mediante la integración  de la matriz atributos ecológicos.</w:t>
        </w:r>
      </w:ins>
    </w:p>
    <w:p w14:paraId="00558C5E" w14:textId="58C6BE07" w:rsidR="00F12B99" w:rsidDel="00F12B99" w:rsidRDefault="00F12B99">
      <w:pPr>
        <w:spacing w:before="240" w:after="240"/>
        <w:jc w:val="both"/>
        <w:rPr>
          <w:del w:id="32" w:author="Juan Felipe Betancurt" w:date="2026-09-23T01:08:00Z" w16du:dateUtc="2026-09-23T06:08:00Z"/>
          <w:rFonts w:ascii="Times New Roman" w:eastAsia="Times New Roman" w:hAnsi="Times New Roman" w:cs="Times New Roman"/>
          <w:b/>
          <w:bCs/>
          <w:sz w:val="24"/>
          <w:szCs w:val="24"/>
        </w:rPr>
      </w:pPr>
    </w:p>
    <w:p w14:paraId="00000015" w14:textId="12D72887" w:rsidR="00573F4D"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2.4.1. </w:t>
      </w:r>
      <w:ins w:id="33" w:author="Juan Felipe Betancurt" w:date="2026-09-23T01:08:00Z" w16du:dateUtc="2026-09-23T06:08:00Z">
        <w:r w:rsidR="00F12B99" w:rsidRPr="00F12B99">
          <w:rPr>
            <w:rFonts w:ascii="Times New Roman" w:eastAsia="Times New Roman" w:hAnsi="Times New Roman" w:cs="Times New Roman"/>
            <w:b/>
            <w:bCs/>
            <w:sz w:val="24"/>
            <w:szCs w:val="24"/>
          </w:rPr>
          <w:t xml:space="preserve">Modelos </w:t>
        </w:r>
        <w:r w:rsidR="00F12B99">
          <w:rPr>
            <w:rFonts w:ascii="Times New Roman" w:eastAsia="Times New Roman" w:hAnsi="Times New Roman" w:cs="Times New Roman"/>
            <w:b/>
            <w:bCs/>
            <w:sz w:val="24"/>
            <w:szCs w:val="24"/>
          </w:rPr>
          <w:t>con variables ambientales independientes</w:t>
        </w:r>
      </w:ins>
      <w:del w:id="34" w:author="Juan Felipe Betancurt" w:date="2026-09-23T01:08:00Z" w16du:dateUtc="2026-09-23T06:08:00Z">
        <w:r w:rsidDel="00F12B99">
          <w:rPr>
            <w:rFonts w:ascii="Times New Roman" w:eastAsia="Times New Roman" w:hAnsi="Times New Roman" w:cs="Times New Roman"/>
            <w:b/>
            <w:bCs/>
            <w:sz w:val="24"/>
            <w:szCs w:val="24"/>
          </w:rPr>
          <w:delText xml:space="preserve">Análisis de diversidad taxonómica </w:delText>
        </w:r>
      </w:del>
    </w:p>
    <w:p w14:paraId="00000016" w14:textId="2B848108" w:rsidR="00573F4D" w:rsidDel="00F12B99" w:rsidRDefault="00000000">
      <w:pPr>
        <w:spacing w:before="240" w:after="240"/>
        <w:jc w:val="both"/>
        <w:rPr>
          <w:del w:id="35" w:author="Juan Felipe Betancurt" w:date="2026-09-23T01:08:00Z" w16du:dateUtc="2026-09-23T06:08:00Z"/>
          <w:rFonts w:ascii="Times New Roman" w:eastAsia="Times New Roman" w:hAnsi="Times New Roman" w:cs="Times New Roman"/>
          <w:sz w:val="24"/>
          <w:szCs w:val="24"/>
        </w:rPr>
      </w:pPr>
      <w:del w:id="36" w:author="Juan Felipe Betancurt" w:date="2026-09-23T01:08:00Z" w16du:dateUtc="2026-09-23T06:08:00Z">
        <w:r w:rsidDel="00F12B99">
          <w:rPr>
            <w:rFonts w:ascii="Times New Roman" w:eastAsia="Times New Roman" w:hAnsi="Times New Roman" w:cs="Times New Roman"/>
            <w:sz w:val="24"/>
            <w:szCs w:val="24"/>
          </w:rPr>
          <w:lastRenderedPageBreak/>
          <w:delText xml:space="preserve">El procesamiento y estructuración de los datos de riqueza y abundancia por cada punto de conteo (lote) se realizó en el entorno estadístico R (R Core Team, 2026) utilizando el paquete </w:delText>
        </w:r>
        <w:r w:rsidDel="00F12B99">
          <w:rPr>
            <w:rFonts w:ascii="Times New Roman" w:eastAsia="Times New Roman" w:hAnsi="Times New Roman" w:cs="Times New Roman"/>
            <w:color w:val="188038"/>
            <w:sz w:val="24"/>
            <w:szCs w:val="24"/>
          </w:rPr>
          <w:delText>tidyverse</w:delText>
        </w:r>
        <w:r w:rsidDel="00F12B99">
          <w:rPr>
            <w:rFonts w:ascii="Times New Roman" w:eastAsia="Times New Roman" w:hAnsi="Times New Roman" w:cs="Times New Roman"/>
            <w:sz w:val="24"/>
            <w:szCs w:val="24"/>
          </w:rPr>
          <w:delText xml:space="preserve"> (Wickham et al., 2019). La matriz de abundancias </w:delText>
        </w:r>
      </w:del>
      <w:del w:id="37" w:author="Juan Felipe Betancurt" w:date="2026-09-23T01:05:00Z" w16du:dateUtc="2026-09-23T06:05:00Z">
        <w:r w:rsidDel="00B02F78">
          <w:rPr>
            <w:rFonts w:ascii="Times New Roman" w:eastAsia="Times New Roman" w:hAnsi="Times New Roman" w:cs="Times New Roman"/>
            <w:sz w:val="24"/>
            <w:szCs w:val="24"/>
          </w:rPr>
          <w:delText>(</w:delText>
        </w:r>
        <w:r w:rsidDel="00B02F78">
          <w:rPr>
            <w:rFonts w:ascii="Times New Roman" w:eastAsia="Times New Roman" w:hAnsi="Times New Roman" w:cs="Times New Roman"/>
            <w:b/>
            <w:bCs/>
            <w:sz w:val="24"/>
            <w:szCs w:val="24"/>
          </w:rPr>
          <w:delText>W</w:delText>
        </w:r>
        <w:r w:rsidDel="00B02F78">
          <w:rPr>
            <w:rFonts w:ascii="Times New Roman" w:eastAsia="Times New Roman" w:hAnsi="Times New Roman" w:cs="Times New Roman"/>
            <w:sz w:val="24"/>
            <w:szCs w:val="24"/>
          </w:rPr>
          <w:delText>)</w:delText>
        </w:r>
      </w:del>
      <w:del w:id="38" w:author="Juan Felipe Betancurt" w:date="2026-09-23T01:08:00Z" w16du:dateUtc="2026-09-23T06:08:00Z">
        <w:r w:rsidDel="00F12B99">
          <w:rPr>
            <w:rFonts w:ascii="Times New Roman" w:eastAsia="Times New Roman" w:hAnsi="Times New Roman" w:cs="Times New Roman"/>
            <w:sz w:val="24"/>
            <w:szCs w:val="24"/>
          </w:rPr>
          <w:delText xml:space="preserve"> se reestructuró a formato largo para estimar, por cada unidad de muestreo: </w:delText>
        </w:r>
        <w:r w:rsidDel="00F12B99">
          <w:rPr>
            <w:rFonts w:ascii="Times New Roman" w:eastAsia="Times New Roman" w:hAnsi="Times New Roman" w:cs="Times New Roman"/>
            <w:b/>
            <w:bCs/>
            <w:sz w:val="24"/>
            <w:szCs w:val="24"/>
          </w:rPr>
          <w:delText>a)</w:delText>
        </w:r>
        <w:r w:rsidDel="00F12B99">
          <w:rPr>
            <w:rFonts w:ascii="Times New Roman" w:eastAsia="Times New Roman" w:hAnsi="Times New Roman" w:cs="Times New Roman"/>
            <w:sz w:val="24"/>
            <w:szCs w:val="24"/>
          </w:rPr>
          <w:delText xml:space="preserve"> La riqueza total de especies (definida como el conteo de especies con abundancia mayor a cero) y la abundancia total de individuos. Y </w:delText>
        </w:r>
        <w:r w:rsidDel="00F12B99">
          <w:rPr>
            <w:rFonts w:ascii="Times New Roman" w:eastAsia="Times New Roman" w:hAnsi="Times New Roman" w:cs="Times New Roman"/>
            <w:b/>
            <w:bCs/>
            <w:sz w:val="24"/>
            <w:szCs w:val="24"/>
          </w:rPr>
          <w:delText>b)</w:delText>
        </w:r>
        <w:r w:rsidDel="00F12B99">
          <w:rPr>
            <w:rFonts w:ascii="Times New Roman" w:eastAsia="Times New Roman" w:hAnsi="Times New Roman" w:cs="Times New Roman"/>
            <w:sz w:val="24"/>
            <w:szCs w:val="24"/>
          </w:rPr>
          <w:delText xml:space="preserve"> La riqueza y abundancia específica para las categorías asociadas a diferentes rasgos ecológicos , mediante la integración  de la matriz atributos ecológicos</w:delText>
        </w:r>
      </w:del>
      <w:del w:id="39" w:author="Juan Felipe Betancurt" w:date="2026-09-23T01:05:00Z" w16du:dateUtc="2026-09-23T06:05:00Z">
        <w:r w:rsidDel="00B02F78">
          <w:rPr>
            <w:rFonts w:ascii="Times New Roman" w:eastAsia="Times New Roman" w:hAnsi="Times New Roman" w:cs="Times New Roman"/>
            <w:sz w:val="24"/>
            <w:szCs w:val="24"/>
          </w:rPr>
          <w:delText xml:space="preserve"> (</w:delText>
        </w:r>
        <w:r w:rsidDel="00B02F78">
          <w:rPr>
            <w:rFonts w:ascii="Times New Roman" w:eastAsia="Times New Roman" w:hAnsi="Times New Roman" w:cs="Times New Roman"/>
            <w:b/>
            <w:bCs/>
            <w:sz w:val="24"/>
            <w:szCs w:val="24"/>
          </w:rPr>
          <w:delText>B</w:delText>
        </w:r>
        <w:r w:rsidDel="00B02F78">
          <w:rPr>
            <w:rFonts w:ascii="Times New Roman" w:eastAsia="Times New Roman" w:hAnsi="Times New Roman" w:cs="Times New Roman"/>
            <w:sz w:val="24"/>
            <w:szCs w:val="24"/>
          </w:rPr>
          <w:delText>)</w:delText>
        </w:r>
      </w:del>
      <w:del w:id="40" w:author="Juan Felipe Betancurt" w:date="2026-09-23T01:08:00Z" w16du:dateUtc="2026-09-23T06:08:00Z">
        <w:r w:rsidDel="00F12B99">
          <w:rPr>
            <w:rFonts w:ascii="Times New Roman" w:eastAsia="Times New Roman" w:hAnsi="Times New Roman" w:cs="Times New Roman"/>
            <w:sz w:val="24"/>
            <w:szCs w:val="24"/>
          </w:rPr>
          <w:delText>.</w:delText>
        </w:r>
      </w:del>
    </w:p>
    <w:p w14:paraId="00000017" w14:textId="77777777" w:rsidR="00573F4D" w:rsidRDefault="00573F4D">
      <w:pPr>
        <w:spacing w:before="240" w:after="240"/>
        <w:jc w:val="both"/>
        <w:rPr>
          <w:rFonts w:ascii="Times New Roman" w:eastAsia="Times New Roman" w:hAnsi="Times New Roman" w:cs="Times New Roman"/>
          <w:sz w:val="24"/>
          <w:szCs w:val="24"/>
        </w:rPr>
      </w:pPr>
    </w:p>
    <w:p w14:paraId="00000018"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evaluar la influencia de las variables ambientales sobre la riqueza y la abundancia (</w:t>
      </w:r>
      <w:r>
        <w:rPr>
          <w:rFonts w:ascii="Times New Roman" w:eastAsia="Times New Roman" w:hAnsi="Times New Roman" w:cs="Times New Roman"/>
          <w:color w:val="FF0000"/>
          <w:sz w:val="24"/>
          <w:szCs w:val="24"/>
        </w:rPr>
        <w:t>tanto general</w:t>
      </w:r>
      <w:r>
        <w:rPr>
          <w:rFonts w:ascii="Times New Roman" w:eastAsia="Times New Roman" w:hAnsi="Times New Roman" w:cs="Times New Roman"/>
          <w:sz w:val="24"/>
          <w:szCs w:val="24"/>
        </w:rPr>
        <w:t xml:space="preserve"> como por categoría de rasgo ecológico), se ajustaron Modelos Lineales Generalizados de Efectos Mixtos (GLMM) utilizando los paquetes </w:t>
      </w:r>
      <w:r>
        <w:rPr>
          <w:rFonts w:ascii="Times New Roman" w:eastAsia="Times New Roman" w:hAnsi="Times New Roman" w:cs="Times New Roman"/>
          <w:color w:val="188038"/>
          <w:sz w:val="24"/>
          <w:szCs w:val="24"/>
        </w:rPr>
        <w:t>lme4</w:t>
      </w:r>
      <w:r>
        <w:rPr>
          <w:rFonts w:ascii="Times New Roman" w:eastAsia="Times New Roman" w:hAnsi="Times New Roman" w:cs="Times New Roman"/>
          <w:sz w:val="24"/>
          <w:szCs w:val="24"/>
        </w:rPr>
        <w:t xml:space="preserve"> (Bates et al., 2015).</w:t>
      </w:r>
    </w:p>
    <w:p w14:paraId="00000019" w14:textId="2613B660"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una primera etapa, se evaluó </w:t>
      </w:r>
      <w:ins w:id="41" w:author="Juan Felipe Betancurt" w:date="2026-09-23T01:43:00Z" w16du:dateUtc="2026-09-23T06:43:00Z">
        <w:r w:rsidR="005E2B2C" w:rsidRPr="005E2B2C">
          <w:rPr>
            <w:rFonts w:ascii="Times New Roman" w:eastAsia="Times New Roman" w:hAnsi="Times New Roman" w:cs="Times New Roman"/>
            <w:sz w:val="24"/>
            <w:szCs w:val="24"/>
          </w:rPr>
          <w:t>el efecto conjunto/aditivo de las tres variables de manera simultánea (efectos principales aditivos)</w:t>
        </w:r>
      </w:ins>
      <w:del w:id="42" w:author="Juan Felipe Betancurt" w:date="2026-09-23T01:43:00Z" w16du:dateUtc="2026-09-23T06:43:00Z">
        <w:r w:rsidDel="005E2B2C">
          <w:rPr>
            <w:rFonts w:ascii="Times New Roman" w:eastAsia="Times New Roman" w:hAnsi="Times New Roman" w:cs="Times New Roman"/>
            <w:sz w:val="24"/>
            <w:szCs w:val="24"/>
          </w:rPr>
          <w:delText xml:space="preserve">cada variable explicativa de manera independiente </w:delText>
        </w:r>
      </w:del>
      <w:r>
        <w:rPr>
          <w:rFonts w:ascii="Times New Roman" w:eastAsia="Times New Roman" w:hAnsi="Times New Roman" w:cs="Times New Roman"/>
          <w:sz w:val="24"/>
          <w:szCs w:val="24"/>
        </w:rPr>
        <w:t xml:space="preserve">como efecto fijo: Manejo del sotobosque (variable categórica: presente, ausente y esparcido), área del rodal (variable numérica continua) y edad de la plantación (variable numérica continua). Para controlar la dependencia espacial y el diseño jerárquico del muestreo, se incluyó la estructura </w:t>
      </w:r>
      <w:ins w:id="43" w:author="Juan Felipe Betancurt" w:date="2026-09-23T01:06:00Z" w16du:dateUtc="2026-09-23T06:06:00Z">
        <w:r w:rsidR="00EF4B2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Finca_Lote</w:t>
      </w:r>
      <w:ins w:id="44" w:author="Juan Felipe Betancurt" w:date="2026-09-23T01:06:00Z" w16du:dateUtc="2026-09-23T06:06:00Z">
        <w:r w:rsidR="00EF4B27">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como efecto aleatorio.</w:t>
      </w:r>
    </w:p>
    <w:p w14:paraId="0000001A"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modelos se ajustaron inicialmente asumiendo una distribución de Poisson. En los casos donde se detectó sobredispersión o inflación de ceros (verificados mediante el diagnóstico de residuales con el paquete </w:t>
      </w:r>
      <w:r>
        <w:rPr>
          <w:rFonts w:ascii="Times New Roman" w:eastAsia="Times New Roman" w:hAnsi="Times New Roman" w:cs="Times New Roman"/>
          <w:color w:val="188038"/>
          <w:sz w:val="24"/>
          <w:szCs w:val="24"/>
        </w:rPr>
        <w:t>DHARMa</w:t>
      </w:r>
      <w:r>
        <w:rPr>
          <w:rFonts w:ascii="Times New Roman" w:eastAsia="Times New Roman" w:hAnsi="Times New Roman" w:cs="Times New Roman"/>
          <w:sz w:val="24"/>
          <w:szCs w:val="24"/>
        </w:rPr>
        <w:t>; Hartig, 2022), se procedió a ajustar modelos bajo una distribución Binomial Negativa con la función</w:t>
      </w:r>
      <w:r>
        <w:rPr>
          <w:rFonts w:ascii="Times New Roman" w:eastAsia="Times New Roman" w:hAnsi="Times New Roman" w:cs="Times New Roman"/>
          <w:b/>
          <w:bCs/>
          <w:sz w:val="24"/>
          <w:szCs w:val="24"/>
        </w:rPr>
        <w:t xml:space="preserve"> </w:t>
      </w:r>
      <w:r>
        <w:rPr>
          <w:rFonts w:ascii="Times New Roman" w:eastAsia="Times New Roman" w:hAnsi="Times New Roman" w:cs="Times New Roman"/>
          <w:color w:val="188038"/>
          <w:sz w:val="24"/>
          <w:szCs w:val="24"/>
        </w:rPr>
        <w:t>glmer.nb</w:t>
      </w:r>
      <w:r>
        <w:rPr>
          <w:rFonts w:ascii="Times New Roman" w:eastAsia="Times New Roman" w:hAnsi="Times New Roman" w:cs="Times New Roman"/>
          <w:sz w:val="24"/>
          <w:szCs w:val="24"/>
        </w:rPr>
        <w:t xml:space="preserve"> garantizando el cumplimiento de los supuestos estadísticos.</w:t>
      </w:r>
    </w:p>
    <w:p w14:paraId="0000001B" w14:textId="77777777" w:rsidR="00573F4D" w:rsidRDefault="00000000">
      <w:pPr>
        <w:spacing w:before="240" w:after="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2.4.2. Modelos de interacción entre variables ambientales </w:t>
      </w:r>
    </w:p>
    <w:p w14:paraId="0000001C"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una segunda etapa, se evaluó la existencia de efectos de interacción entre las variables explicativas sobre la riqueza y la abundancia de cada categoría de rasgo ecológico. Se construyeron modelos que incorporan, de forma independiente, las interacciones dobles entre manejo del sotobosque y edad de la plantación, entre manejo del sotobosque y área del rodal, y entre área del rodal y edad de la plantación, así como un modelo con la interacción triple entre las tres variables. En todos los casos se mantuvo la estructura Finca_Lote como efecto aleatorio y la distribución de (Poisson o Binomial Negativa) previamente seleccionada para cada variable respuesta.</w:t>
      </w:r>
    </w:p>
    <w:p w14:paraId="0000001D"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significancia de cada término de interacción se evaluó mediante una prueba de razón de verosimilitud (likelihood ratio test), comparando el modelo con la interacción correspondiente frente a un modelo de referencia sin dicho término. Para las interacciones dobles, el modelo de referencia correspondió al modelo aditivo (sin interacciones); para la interacción triple, el modelo de referencia incluyó las tres interacciones dobles, de manera que la prueba evalúa exclusivamente el aporte de la interacción de tercer orden. Dado el elevado número de pruebas realizadas (176 modelos, correspondientes a 44 variables respuesta × 4 combinaciones de </w:t>
      </w:r>
      <w:r>
        <w:rPr>
          <w:rFonts w:ascii="Times New Roman" w:eastAsia="Times New Roman" w:hAnsi="Times New Roman" w:cs="Times New Roman"/>
          <w:sz w:val="24"/>
          <w:szCs w:val="24"/>
        </w:rPr>
        <w:lastRenderedPageBreak/>
        <w:t>interacción), los valores de p se ajustaron adicionalmente mediante el método de tasa de descubrimiento falso (FDR; Benjamini y Hochberg, 1995) dentro de cada tipo de interacción.</w:t>
      </w:r>
    </w:p>
    <w:p w14:paraId="0000001E"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Previo al ajuste, las variables edad de la plantación y área del rodal se estandarizaron (media = 0, desviación estándar = 1) con el fin de favorecer la convergencia de los modelos y facilitar la interpretación de los efectos principales en presencia de interacciones. Para cada modelo se verificó la convergencia, la posible singularidad del efecto aleatorio (</w:t>
      </w:r>
      <w:r>
        <w:rPr>
          <w:rFonts w:ascii="Times New Roman" w:eastAsia="Times New Roman" w:hAnsi="Times New Roman" w:cs="Times New Roman"/>
          <w:color w:val="188038"/>
          <w:sz w:val="24"/>
          <w:szCs w:val="24"/>
        </w:rPr>
        <w:t>isSingular</w:t>
      </w:r>
      <w:r>
        <w:rPr>
          <w:rFonts w:ascii="Times New Roman" w:eastAsia="Times New Roman" w:hAnsi="Times New Roman" w:cs="Times New Roman"/>
          <w:sz w:val="24"/>
          <w:szCs w:val="24"/>
        </w:rPr>
        <w:t xml:space="preserve">), la sobre-dispersión y el exceso de ceros mediante el paquete </w:t>
      </w:r>
      <w:r>
        <w:rPr>
          <w:rFonts w:ascii="Times New Roman" w:eastAsia="Times New Roman" w:hAnsi="Times New Roman" w:cs="Times New Roman"/>
          <w:color w:val="188038"/>
          <w:sz w:val="24"/>
          <w:szCs w:val="24"/>
        </w:rPr>
        <w:t>performance</w:t>
      </w:r>
      <w:r>
        <w:rPr>
          <w:rFonts w:ascii="Times New Roman" w:eastAsia="Times New Roman" w:hAnsi="Times New Roman" w:cs="Times New Roman"/>
          <w:sz w:val="24"/>
          <w:szCs w:val="24"/>
        </w:rPr>
        <w:t xml:space="preserve"> (Lüdecke et al., 2021), así como la multicolinealidad de los términos del modelo mediante el factor de inflación de varianza (VIF; umbral de referencia = 5) con la misma herramienta. Adicionalmente, para los modelos con interacciones significativas se evaluó el ajuste global del modelo mediante simulación de residuos con el paquete </w:t>
      </w:r>
      <w:r>
        <w:rPr>
          <w:rFonts w:ascii="Times New Roman" w:eastAsia="Times New Roman" w:hAnsi="Times New Roman" w:cs="Times New Roman"/>
          <w:color w:val="188038"/>
          <w:sz w:val="24"/>
          <w:szCs w:val="24"/>
        </w:rPr>
        <w:t>DHARMa</w:t>
      </w:r>
      <w:r>
        <w:rPr>
          <w:rFonts w:ascii="Times New Roman" w:eastAsia="Times New Roman" w:hAnsi="Times New Roman" w:cs="Times New Roman"/>
          <w:sz w:val="24"/>
          <w:szCs w:val="24"/>
        </w:rPr>
        <w:t xml:space="preserve"> (Hartig, 2022).</w:t>
      </w:r>
    </w:p>
    <w:p w14:paraId="0000001F" w14:textId="6F7B2C17" w:rsidR="00573F4D" w:rsidDel="007F76B9" w:rsidRDefault="00000000">
      <w:pPr>
        <w:spacing w:before="240" w:after="240"/>
        <w:jc w:val="both"/>
        <w:rPr>
          <w:del w:id="45" w:author="Juan Felipe Betancurt" w:date="2026-09-23T01:12:00Z" w16du:dateUtc="2026-09-23T06:1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las variables respuesta en las que la interacción entre manejo del sotobosque y edad de la plantación resultó significativa, se estimaron las pendientes del efecto de la edad dentro de cada nivel de manejo del sotobosque (presente, ausente y esparcido) mediante el paquete </w:t>
      </w:r>
      <w:r>
        <w:rPr>
          <w:rFonts w:ascii="Times New Roman" w:eastAsia="Times New Roman" w:hAnsi="Times New Roman" w:cs="Times New Roman"/>
          <w:color w:val="188038"/>
          <w:sz w:val="24"/>
          <w:szCs w:val="24"/>
        </w:rPr>
        <w:t>emmeans</w:t>
      </w:r>
      <w:r>
        <w:rPr>
          <w:rFonts w:ascii="Times New Roman" w:eastAsia="Times New Roman" w:hAnsi="Times New Roman" w:cs="Times New Roman"/>
          <w:sz w:val="24"/>
          <w:szCs w:val="24"/>
        </w:rPr>
        <w:t xml:space="preserve"> (Lenth, 2023), y se realizaron comparaciones post-hoc entre pares de niveles con corrección de Tukey.</w:t>
      </w:r>
    </w:p>
    <w:p w14:paraId="00000020" w14:textId="77777777" w:rsidR="00573F4D"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Todos los análisis se realizaron en el entorno estadístico R (R Core Team, 2026), utilizando los paquetes </w:t>
      </w:r>
      <w:r>
        <w:rPr>
          <w:rFonts w:ascii="Times New Roman" w:eastAsia="Times New Roman" w:hAnsi="Times New Roman" w:cs="Times New Roman"/>
          <w:color w:val="188038"/>
          <w:sz w:val="24"/>
          <w:szCs w:val="24"/>
        </w:rPr>
        <w:t>lme4</w:t>
      </w:r>
      <w:r>
        <w:rPr>
          <w:rFonts w:ascii="Times New Roman" w:eastAsia="Times New Roman" w:hAnsi="Times New Roman" w:cs="Times New Roman"/>
          <w:sz w:val="24"/>
          <w:szCs w:val="24"/>
        </w:rPr>
        <w:t xml:space="preserve"> (Bates et al., 2015), </w:t>
      </w:r>
      <w:r>
        <w:rPr>
          <w:rFonts w:ascii="Times New Roman" w:eastAsia="Times New Roman" w:hAnsi="Times New Roman" w:cs="Times New Roman"/>
          <w:color w:val="188038"/>
          <w:sz w:val="24"/>
          <w:szCs w:val="24"/>
        </w:rPr>
        <w:t>performance</w:t>
      </w:r>
      <w:r>
        <w:rPr>
          <w:rFonts w:ascii="Times New Roman" w:eastAsia="Times New Roman" w:hAnsi="Times New Roman" w:cs="Times New Roman"/>
          <w:sz w:val="24"/>
          <w:szCs w:val="24"/>
        </w:rPr>
        <w:t xml:space="preserve"> (Lüdecke et al., 2021), </w:t>
      </w:r>
      <w:r>
        <w:rPr>
          <w:rFonts w:ascii="Times New Roman" w:eastAsia="Times New Roman" w:hAnsi="Times New Roman" w:cs="Times New Roman"/>
          <w:color w:val="188038"/>
          <w:sz w:val="24"/>
          <w:szCs w:val="24"/>
        </w:rPr>
        <w:t>emmeans</w:t>
      </w:r>
      <w:r>
        <w:rPr>
          <w:rFonts w:ascii="Times New Roman" w:eastAsia="Times New Roman" w:hAnsi="Times New Roman" w:cs="Times New Roman"/>
          <w:sz w:val="24"/>
          <w:szCs w:val="24"/>
        </w:rPr>
        <w:t xml:space="preserve"> (Lenth, 2023) y </w:t>
      </w:r>
      <w:r>
        <w:rPr>
          <w:rFonts w:ascii="Times New Roman" w:eastAsia="Times New Roman" w:hAnsi="Times New Roman" w:cs="Times New Roman"/>
          <w:color w:val="188038"/>
          <w:sz w:val="24"/>
          <w:szCs w:val="24"/>
        </w:rPr>
        <w:t>DHARMa</w:t>
      </w:r>
      <w:r>
        <w:rPr>
          <w:rFonts w:ascii="Times New Roman" w:eastAsia="Times New Roman" w:hAnsi="Times New Roman" w:cs="Times New Roman"/>
          <w:sz w:val="24"/>
          <w:szCs w:val="24"/>
        </w:rPr>
        <w:t xml:space="preserve"> (Hartig, 2022).</w:t>
      </w:r>
    </w:p>
    <w:p w14:paraId="00000021" w14:textId="77777777" w:rsidR="00573F4D" w:rsidRDefault="00573F4D">
      <w:pPr>
        <w:spacing w:before="240" w:after="240"/>
        <w:jc w:val="both"/>
        <w:rPr>
          <w:rFonts w:ascii="Times New Roman" w:eastAsia="Times New Roman" w:hAnsi="Times New Roman" w:cs="Times New Roman"/>
        </w:rPr>
      </w:pPr>
    </w:p>
    <w:sectPr w:rsidR="00573F4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uan Felipe Betancurt" w:date="2026-09-23T00:49:00Z" w:initials="JB">
    <w:p w14:paraId="456EC53F" w14:textId="77777777" w:rsidR="000A692E" w:rsidRDefault="000A692E" w:rsidP="000A692E">
      <w:pPr>
        <w:pStyle w:val="Textocomentario"/>
      </w:pPr>
      <w:r>
        <w:rPr>
          <w:rStyle w:val="Refdecomentario"/>
        </w:rPr>
        <w:annotationRef/>
      </w:r>
      <w:r>
        <w:rPr>
          <w:lang w:val="es-CO"/>
        </w:rPr>
        <w:t>Hola Sarita. En el trabajo de Juan esta cifra es diferente, él dice que son 75 lotes con un área de 705.7 ha. Revisen entre uds para que tengan los datos precisos.</w:t>
      </w:r>
      <w:r>
        <w:rPr>
          <w:lang w:val="es-CO"/>
        </w:rPr>
        <w:br/>
      </w:r>
      <w:r>
        <w:rPr>
          <w:lang w:val="es-CO"/>
        </w:rPr>
        <w:br/>
        <w:t>Entiendo que uno de los dos queda con más puntos/lotes pero no me cuadra que él tenga más lotes y menor área</w:t>
      </w:r>
    </w:p>
  </w:comment>
  <w:comment w:id="6" w:author="Juan Felipe Betancurt" w:date="2026-09-23T00:47:00Z" w:initials="JB">
    <w:p w14:paraId="1A06D1EB" w14:textId="77777777" w:rsidR="000A692E" w:rsidRDefault="000A692E" w:rsidP="000A692E">
      <w:pPr>
        <w:pStyle w:val="Textocomentario"/>
      </w:pPr>
      <w:r>
        <w:rPr>
          <w:rStyle w:val="Refdecomentario"/>
        </w:rPr>
        <w:annotationRef/>
      </w:r>
      <w:r>
        <w:rPr>
          <w:lang w:val="es-CO"/>
        </w:rPr>
        <w:t>De acuerdo con lo que he entendido del trabajo de uds la información de los bosques no será tenido en cuenta, entonces para mi esto se puede omitir</w:t>
      </w:r>
    </w:p>
  </w:comment>
  <w:comment w:id="16" w:author="Juan Felipe Betancurt" w:date="2026-09-23T00:54:00Z" w:initials="JB">
    <w:p w14:paraId="2DA15459" w14:textId="77777777" w:rsidR="00FA7AE9" w:rsidRDefault="00FA7AE9" w:rsidP="00FA7AE9">
      <w:pPr>
        <w:pStyle w:val="Textocomentario"/>
      </w:pPr>
      <w:r>
        <w:rPr>
          <w:rStyle w:val="Refdecomentario"/>
        </w:rPr>
        <w:annotationRef/>
      </w:r>
      <w:r>
        <w:rPr>
          <w:lang w:val="es-CO"/>
        </w:rPr>
        <w:t>Acá deberías enfocarte en describir las variables que tienes en tus modelos, que son sotobosque, edad y área. El resto las puedes omitir.</w:t>
      </w:r>
      <w:r>
        <w:rPr>
          <w:lang w:val="es-CO"/>
        </w:rPr>
        <w:br/>
      </w:r>
      <w:r>
        <w:rPr>
          <w:lang w:val="es-CO"/>
        </w:rPr>
        <w:br/>
        <w:t>Puedes describir como se categorizó el sotobosque, por el número de arbustos, hasta 6 disperso y en adelante presente, creo que es así...</w:t>
      </w:r>
    </w:p>
  </w:comment>
  <w:comment w:id="22" w:author="Juan Felipe Betancurt" w:date="2026-09-23T01:01:00Z" w:initials="JB">
    <w:p w14:paraId="41BB3DB6" w14:textId="77777777" w:rsidR="00FA7AE9" w:rsidRDefault="00FA7AE9" w:rsidP="00FA7AE9">
      <w:pPr>
        <w:pStyle w:val="Textocomentario"/>
      </w:pPr>
      <w:r>
        <w:rPr>
          <w:rStyle w:val="Refdecomentario"/>
        </w:rPr>
        <w:annotationRef/>
      </w:r>
      <w:r>
        <w:rPr>
          <w:lang w:val="es-CO"/>
        </w:rPr>
        <w:t>Corroborar con Dani si el sacó la información de dieta y hábitat de AVONET, en caso que no, elimina esa parte.</w:t>
      </w:r>
    </w:p>
  </w:comment>
  <w:comment w:id="24" w:author="Juan Felipe Betancurt" w:date="2026-09-23T01:46:00Z" w:initials="JB">
    <w:p w14:paraId="0C52811F" w14:textId="77777777" w:rsidR="005E2B2C" w:rsidRDefault="005E2B2C" w:rsidP="005E2B2C">
      <w:pPr>
        <w:pStyle w:val="Textocomentario"/>
      </w:pPr>
      <w:r>
        <w:rPr>
          <w:rStyle w:val="Refdecomentario"/>
        </w:rPr>
        <w:annotationRef/>
      </w:r>
      <w:r>
        <w:rPr>
          <w:lang w:val="es-CO"/>
        </w:rPr>
        <w:t>Creo que podría ser mejor poner esta información en una tabla</w:t>
      </w:r>
    </w:p>
  </w:comment>
  <w:comment w:id="25" w:author="Juan Felipe Betancurt" w:date="2026-09-23T01:04:00Z" w:initials="JB">
    <w:p w14:paraId="1FA73E62" w14:textId="77777777" w:rsidR="00B02F78" w:rsidRDefault="00B02F78" w:rsidP="00B02F78">
      <w:pPr>
        <w:pStyle w:val="Textocomentario"/>
      </w:pPr>
      <w:r>
        <w:rPr>
          <w:rStyle w:val="Refdecomentario"/>
        </w:rPr>
        <w:annotationRef/>
      </w:r>
      <w:r>
        <w:rPr>
          <w:lang w:val="es-CO"/>
        </w:rPr>
        <w:t>En tu caso cómo no realizaste estimaciones de métricas funcionales y para no dejarlo tan parecido al de Juan puedes omitir la “W” de la matriz de abundancias y sólo llamarla como matriz de abundancias relativas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EC53F" w15:done="0"/>
  <w15:commentEx w15:paraId="1A06D1EB" w15:done="0"/>
  <w15:commentEx w15:paraId="2DA15459" w15:done="0"/>
  <w15:commentEx w15:paraId="41BB3DB6" w15:done="0"/>
  <w15:commentEx w15:paraId="0C52811F" w15:done="0"/>
  <w15:commentEx w15:paraId="1FA73E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2D85D5" w16cex:dateUtc="2026-09-23T05:49:00Z"/>
  <w16cex:commentExtensible w16cex:durableId="55DDBAB6" w16cex:dateUtc="2026-09-23T05:47:00Z"/>
  <w16cex:commentExtensible w16cex:durableId="7A2AD697" w16cex:dateUtc="2026-09-23T05:54:00Z"/>
  <w16cex:commentExtensible w16cex:durableId="31FA18EF" w16cex:dateUtc="2026-09-23T06:01:00Z"/>
  <w16cex:commentExtensible w16cex:durableId="3C60B124" w16cex:dateUtc="2026-09-23T06:46:00Z"/>
  <w16cex:commentExtensible w16cex:durableId="0E8CFDBE" w16cex:dateUtc="2026-09-23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EC53F" w16cid:durableId="5D2D85D5"/>
  <w16cid:commentId w16cid:paraId="1A06D1EB" w16cid:durableId="55DDBAB6"/>
  <w16cid:commentId w16cid:paraId="2DA15459" w16cid:durableId="7A2AD697"/>
  <w16cid:commentId w16cid:paraId="41BB3DB6" w16cid:durableId="31FA18EF"/>
  <w16cid:commentId w16cid:paraId="0C52811F" w16cid:durableId="3C60B124"/>
  <w16cid:commentId w16cid:paraId="1FA73E62" w16cid:durableId="0E8CFDB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C25FD4D7-729D-46E4-A070-7DE02DF8607D}"/>
  </w:font>
  <w:font w:name="Cambria">
    <w:panose1 w:val="02040503050406030204"/>
    <w:charset w:val="00"/>
    <w:family w:val="roman"/>
    <w:pitch w:val="variable"/>
    <w:sig w:usb0="E00006FF" w:usb1="420024FF" w:usb2="02000000" w:usb3="00000000" w:csb0="0000019F" w:csb1="00000000"/>
    <w:embedRegular r:id="rId2" w:fontKey="{3729C3D6-DCB7-48AE-9357-2BE2CB267B6F}"/>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Felipe Betancurt">
    <w15:presenceInfo w15:providerId="Windows Live" w15:userId="5fb396aaef1558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4D"/>
    <w:rsid w:val="000A692E"/>
    <w:rsid w:val="003B26EE"/>
    <w:rsid w:val="00573F4D"/>
    <w:rsid w:val="005E2B2C"/>
    <w:rsid w:val="007F76B9"/>
    <w:rsid w:val="00B02F78"/>
    <w:rsid w:val="00BD1AD9"/>
    <w:rsid w:val="00EF4B27"/>
    <w:rsid w:val="00F12B99"/>
    <w:rsid w:val="00FA7A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03B3"/>
  <w15:docId w15:val="{8F5E6AB1-3B62-4E5E-BA7D-696C14148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in">
    <w:name w:val="Revision"/>
    <w:hidden/>
    <w:uiPriority w:val="99"/>
    <w:semiHidden/>
    <w:rsid w:val="000A692E"/>
    <w:pPr>
      <w:spacing w:line="240" w:lineRule="auto"/>
    </w:pPr>
  </w:style>
  <w:style w:type="character" w:styleId="Refdecomentario">
    <w:name w:val="annotation reference"/>
    <w:basedOn w:val="Fuentedeprrafopredeter"/>
    <w:uiPriority w:val="99"/>
    <w:semiHidden/>
    <w:unhideWhenUsed/>
    <w:rsid w:val="000A692E"/>
    <w:rPr>
      <w:sz w:val="16"/>
      <w:szCs w:val="16"/>
    </w:rPr>
  </w:style>
  <w:style w:type="paragraph" w:styleId="Textocomentario">
    <w:name w:val="annotation text"/>
    <w:basedOn w:val="Normal"/>
    <w:link w:val="TextocomentarioCar"/>
    <w:uiPriority w:val="99"/>
    <w:unhideWhenUsed/>
    <w:rsid w:val="000A692E"/>
    <w:pPr>
      <w:spacing w:line="240" w:lineRule="auto"/>
    </w:pPr>
    <w:rPr>
      <w:sz w:val="20"/>
      <w:szCs w:val="20"/>
    </w:rPr>
  </w:style>
  <w:style w:type="character" w:customStyle="1" w:styleId="TextocomentarioCar">
    <w:name w:val="Texto comentario Car"/>
    <w:basedOn w:val="Fuentedeprrafopredeter"/>
    <w:link w:val="Textocomentario"/>
    <w:uiPriority w:val="99"/>
    <w:rsid w:val="000A692E"/>
    <w:rPr>
      <w:sz w:val="20"/>
      <w:szCs w:val="20"/>
    </w:rPr>
  </w:style>
  <w:style w:type="paragraph" w:styleId="Asuntodelcomentario">
    <w:name w:val="annotation subject"/>
    <w:basedOn w:val="Textocomentario"/>
    <w:next w:val="Textocomentario"/>
    <w:link w:val="AsuntodelcomentarioCar"/>
    <w:uiPriority w:val="99"/>
    <w:semiHidden/>
    <w:unhideWhenUsed/>
    <w:rsid w:val="000A692E"/>
    <w:rPr>
      <w:b/>
      <w:bCs/>
    </w:rPr>
  </w:style>
  <w:style w:type="character" w:customStyle="1" w:styleId="AsuntodelcomentarioCar">
    <w:name w:val="Asunto del comentario Car"/>
    <w:basedOn w:val="TextocomentarioCar"/>
    <w:link w:val="Asuntodelcomentario"/>
    <w:uiPriority w:val="99"/>
    <w:semiHidden/>
    <w:rsid w:val="000A692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4</Pages>
  <Words>1630</Words>
  <Characters>8967</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Felipe Betancurt</cp:lastModifiedBy>
  <cp:revision>8</cp:revision>
  <dcterms:created xsi:type="dcterms:W3CDTF">2026-09-23T05:42:00Z</dcterms:created>
  <dcterms:modified xsi:type="dcterms:W3CDTF">2026-09-23T06:46:00Z</dcterms:modified>
</cp:coreProperties>
</file>